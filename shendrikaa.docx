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spacing w:lineRule="auto" w:line="240" w:before="240" w:after="0"/>
        <w:ind w:left="714" w:hanging="357"/>
        <w:contextualSpacing/>
        <w:jc w:val="both"/>
        <w:outlineLvl w:val="0"/>
        <w:rPr>
          <w:rFonts w:ascii="Times New Roman" w:hAnsi="Times New Roman" w:cs="Times New Roman"/>
          <w:b/>
          <w:b/>
          <w:caps/>
          <w:sz w:val="36"/>
          <w:szCs w:val="36"/>
          <w:lang w:eastAsia="en-US"/>
        </w:rPr>
      </w:pPr>
      <w:bookmarkStart w:id="0" w:name="_Toc131007403"/>
      <w:r>
        <w:rPr>
          <w:rFonts w:cs="Times New Roman" w:ascii="Times New Roman" w:hAnsi="Times New Roman"/>
          <w:b/>
          <w:caps/>
          <w:sz w:val="36"/>
          <w:szCs w:val="36"/>
          <w:lang w:eastAsia="en-US"/>
        </w:rPr>
        <w:t>п</w:t>
      </w:r>
      <w:r>
        <w:rPr>
          <w:rFonts w:cs="Times New Roman" w:ascii="Times New Roman" w:hAnsi="Times New Roman"/>
          <w:b/>
          <w:caps/>
          <w:sz w:val="28"/>
          <w:szCs w:val="28"/>
          <w:lang w:eastAsia="en-US"/>
        </w:rPr>
        <w:t>риложение</w:t>
      </w:r>
      <w:bookmarkEnd w:id="0"/>
    </w:p>
    <w:p>
      <w:pPr>
        <w:pStyle w:val="Style26"/>
        <w:spacing w:lineRule="auto" w:line="240"/>
        <w:jc w:val="right"/>
        <w:rPr>
          <w:sz w:val="24"/>
          <w:szCs w:val="20"/>
        </w:rPr>
      </w:pPr>
      <w:r>
        <w:rPr>
          <w:sz w:val="24"/>
          <w:szCs w:val="20"/>
        </w:rPr>
        <w:t>Унифицированная форма № ОС-14</w:t>
      </w:r>
    </w:p>
    <w:p>
      <w:pPr>
        <w:pStyle w:val="Style26"/>
        <w:spacing w:lineRule="auto" w:line="240"/>
        <w:jc w:val="right"/>
        <w:rPr>
          <w:sz w:val="24"/>
          <w:szCs w:val="20"/>
        </w:rPr>
      </w:pPr>
      <w:r>
        <w:rPr>
          <w:sz w:val="24"/>
          <w:szCs w:val="20"/>
        </w:rPr>
        <w:t>Утвержден постановлением Госкомстата России</w:t>
      </w:r>
    </w:p>
    <w:p>
      <w:pPr>
        <w:pStyle w:val="Style26"/>
        <w:spacing w:lineRule="auto" w:line="240"/>
        <w:jc w:val="right"/>
        <w:rPr>
          <w:sz w:val="24"/>
          <w:szCs w:val="20"/>
        </w:rPr>
      </w:pPr>
      <w:r>
        <w:rPr>
          <w:sz w:val="24"/>
          <w:szCs w:val="20"/>
        </w:rPr>
        <w:t>от 21.01.2003 № 7</w:t>
      </w:r>
    </w:p>
    <w:p>
      <w:pPr>
        <w:pStyle w:val="Style26"/>
        <w:spacing w:lineRule="auto" w:line="240"/>
        <w:jc w:val="right"/>
        <w:rPr/>
      </w:pPr>
      <w:r>
        <w:rPr/>
      </w:r>
    </w:p>
    <w:p>
      <w:pPr>
        <w:pStyle w:val="Style26"/>
        <w:spacing w:lineRule="auto" w:line="240"/>
        <w:jc w:val="right"/>
        <w:rPr/>
      </w:pPr>
      <w:r>
        <w:rPr/>
      </w:r>
    </w:p>
    <w:p>
      <w:pPr>
        <w:pStyle w:val="Style26"/>
        <w:spacing w:lineRule="auto" w:line="240"/>
        <w:rPr>
          <w:u w:val="single"/>
        </w:rPr>
      </w:pPr>
      <w:r>
        <w:rPr/>
        <w:t>Организация-получатель:</w:t>
        <w:tab/>
        <w:tab/>
      </w:r>
      <w:r>
        <w:rPr>
          <w:u w:val="single"/>
          <w:shd w:fill="FFFF00" w:val="clear"/>
        </w:rPr>
        <w:t>                                                       </w:t>
      </w:r>
      <w:r>
        <w:rPr>
          <w:u w:val="single"/>
          <w:shd w:fill="FFFF00" w:val="clear"/>
        </w:rPr>
        <w:t xml:space="preserve">САФУ им. М. В. Ломоносова                                          </w:t>
      </w:r>
      <w:r>
        <w:rPr>
          <w:u w:val="single"/>
          <w:shd w:fill="FFFF00" w:val="clear"/>
        </w:rPr>
        <w:t>                                                                   </w:t>
      </w:r>
      <w:r>
        <w:rPr>
          <w:u w:val="single"/>
          <w:shd w:fill="FFFF00" w:val="clear"/>
          <w:lang w:val="en-US"/>
        </w:rPr>
        <w:t>         </w:t>
      </w:r>
      <w:r>
        <w:rPr>
          <w:u w:val="single"/>
          <w:shd w:fill="FFFF00" w:val="clear"/>
        </w:rPr>
        <w:t>            </w:t>
      </w:r>
    </w:p>
    <w:p>
      <w:pPr>
        <w:pStyle w:val="Style26"/>
        <w:spacing w:lineRule="auto" w:line="240"/>
        <w:rPr>
          <w:sz w:val="16"/>
          <w:szCs w:val="12"/>
        </w:rPr>
      </w:pPr>
      <w:r>
        <w:rPr>
          <w:sz w:val="16"/>
          <w:szCs w:val="12"/>
        </w:rPr>
        <w:tab/>
        <w:tab/>
        <w:tab/>
        <w:tab/>
        <w:tab/>
        <w:tab/>
        <w:tab/>
        <w:tab/>
        <w:tab/>
        <w:tab/>
      </w:r>
      <w:r>
        <w:rPr>
          <w:sz w:val="20"/>
          <w:szCs w:val="16"/>
        </w:rPr>
        <w:t>(наименования организации проведения чемпионата)</w:t>
      </w:r>
    </w:p>
    <w:p>
      <w:pPr>
        <w:pStyle w:val="Style26"/>
        <w:spacing w:lineRule="auto" w:line="240"/>
        <w:rPr/>
      </w:pPr>
      <w:r>
        <w:rPr/>
      </w:r>
    </w:p>
    <w:tbl>
      <w:tblPr>
        <w:tblStyle w:val="a4"/>
        <w:tblW w:w="720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00"/>
        <w:gridCol w:w="885"/>
        <w:gridCol w:w="2373"/>
        <w:gridCol w:w="799"/>
        <w:gridCol w:w="1451"/>
      </w:tblGrid>
      <w:tr>
        <w:trPr/>
        <w:tc>
          <w:tcPr>
            <w:tcW w:w="170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b/>
                <w:b/>
                <w:bCs/>
                <w:sz w:val="32"/>
                <w:szCs w:val="24"/>
              </w:rPr>
            </w:pPr>
            <w:r>
              <w:rPr>
                <w:rFonts w:eastAsia="Calibri" w:cs="Calibri"/>
                <w:b/>
                <w:bCs/>
                <w:sz w:val="32"/>
                <w:szCs w:val="24"/>
                <w:lang w:eastAsia="ru-RU"/>
              </w:rPr>
            </w:r>
          </w:p>
        </w:tc>
        <w:tc>
          <w:tcPr>
            <w:tcW w:w="885" w:type="dxa"/>
            <w:vMerge w:val="restart"/>
            <w:tcBorders>
              <w:top w:val="nil"/>
              <w:left w:val="nil"/>
              <w:bottom w:val="nil"/>
            </w:tcBorders>
            <w:vAlign w:val="bottom"/>
          </w:tcPr>
          <w:p>
            <w:pPr>
              <w:pStyle w:val="Style26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b/>
                <w:bCs/>
                <w:sz w:val="32"/>
                <w:szCs w:val="24"/>
                <w:lang w:eastAsia="ru-RU"/>
              </w:rPr>
              <w:t>Акт</w:t>
            </w:r>
          </w:p>
        </w:tc>
        <w:tc>
          <w:tcPr>
            <w:tcW w:w="2373" w:type="dxa"/>
            <w:tcBorders/>
          </w:tcPr>
          <w:p>
            <w:pPr>
              <w:pStyle w:val="Style26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Номер приемщика</w:t>
            </w:r>
          </w:p>
        </w:tc>
        <w:tc>
          <w:tcPr>
            <w:tcW w:w="2250" w:type="dxa"/>
            <w:gridSpan w:val="2"/>
            <w:tcBorders/>
          </w:tcPr>
          <w:p>
            <w:pPr>
              <w:pStyle w:val="Style26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Дата составления</w:t>
            </w:r>
          </w:p>
        </w:tc>
      </w:tr>
      <w:tr>
        <w:trPr/>
        <w:tc>
          <w:tcPr>
            <w:tcW w:w="170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</w:r>
          </w:p>
        </w:tc>
        <w:tc>
          <w:tcPr>
            <w:tcW w:w="885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Style26"/>
              <w:spacing w:lineRule="auto" w:line="240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</w:r>
          </w:p>
        </w:tc>
        <w:tc>
          <w:tcPr>
            <w:tcW w:w="2373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15</w:t>
            </w:r>
          </w:p>
        </w:tc>
        <w:tc>
          <w:tcPr>
            <w:tcW w:w="2250" w:type="dxa"/>
            <w:gridSpan w:val="2"/>
            <w:tcBorders/>
            <w:shd w:color="auto" w:fill="FFFF00" w:val="clear"/>
          </w:tcPr>
          <w:p>
            <w:pPr>
              <w:pStyle w:val="Style26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27.09.2023</w:t>
            </w:r>
          </w:p>
        </w:tc>
      </w:tr>
      <w:tr>
        <w:trPr/>
        <w:tc>
          <w:tcPr>
            <w:tcW w:w="575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b/>
                <w:bCs/>
                <w:sz w:val="32"/>
                <w:szCs w:val="24"/>
                <w:lang w:eastAsia="ru-RU"/>
              </w:rPr>
              <w:t>о приеме (поступлении) оборудования</w:t>
            </w:r>
          </w:p>
        </w:tc>
        <w:tc>
          <w:tcPr>
            <w:tcW w:w="14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</w:r>
          </w:p>
        </w:tc>
      </w:tr>
    </w:tbl>
    <w:tbl>
      <w:tblPr>
        <w:tblStyle w:val="a4"/>
        <w:tblpPr w:vertAnchor="text" w:horzAnchor="margin" w:tblpXSpec="right" w:leftFromText="181" w:rightFromText="181" w:tblpY="-1031"/>
        <w:tblW w:w="6429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72"/>
        <w:gridCol w:w="1540"/>
        <w:gridCol w:w="1559"/>
        <w:gridCol w:w="1557"/>
      </w:tblGrid>
      <w:tr>
        <w:trPr/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УТВЕРЖДАЮ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Глав.эксперт</w:t>
            </w:r>
          </w:p>
          <w:p>
            <w:pPr>
              <w:pStyle w:val="Style26"/>
              <w:spacing w:lineRule="auto" w:line="240"/>
              <w:rPr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>(должность)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Не требуется</w:t>
            </w:r>
          </w:p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Не требуется</w:t>
            </w:r>
          </w:p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>(расшифровка)</w:t>
            </w:r>
          </w:p>
        </w:tc>
      </w:tr>
      <w:tr>
        <w:trPr/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«</w:t>
            </w:r>
            <w:r>
              <w:rPr>
                <w:rFonts w:eastAsia="Calibri" w:cs="Calibri"/>
                <w:u w:val="single"/>
                <w:shd w:fill="FFFF00" w:val="clear"/>
                <w:lang w:eastAsia="ru-RU"/>
              </w:rPr>
              <w:t>     </w:t>
            </w:r>
            <w:r>
              <w:rPr>
                <w:rFonts w:eastAsia="Calibri" w:cs="Calibri"/>
                <w:u w:val="single"/>
                <w:shd w:fill="FFFF00" w:val="clear"/>
                <w:lang w:eastAsia="ru-RU"/>
              </w:rPr>
              <w:t>27</w:t>
            </w:r>
            <w:r>
              <w:rPr>
                <w:rFonts w:eastAsia="Calibri" w:cs="Calibri"/>
                <w:u w:val="single"/>
                <w:shd w:fill="FFFF00" w:val="clear"/>
                <w:lang w:eastAsia="ru-RU"/>
              </w:rPr>
              <w:t>    </w:t>
            </w:r>
            <w:r>
              <w:rPr>
                <w:rFonts w:eastAsia="Calibri" w:cs="Calibri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3099" w:type="dxa"/>
            <w:gridSpan w:val="2"/>
            <w:tcBorders>
              <w:top w:val="nil"/>
              <w:left w:val="nil"/>
              <w:bottom w:val="nil"/>
              <w:right w:val="nil"/>
            </w:tcBorders>
            <w:shd w:fill="CCCCCC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              </w:t>
            </w: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сентябрь</w:t>
            </w: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                   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20</w:t>
            </w:r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  </w:t>
            </w:r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23</w:t>
            </w:r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      </w:t>
            </w:r>
            <w:r>
              <w:rPr>
                <w:rFonts w:eastAsia="Calibri" w:cs="Calibri"/>
                <w:sz w:val="24"/>
                <w:szCs w:val="24"/>
                <w:lang w:eastAsia="ru-RU"/>
              </w:rPr>
              <w:t>г.</w:t>
            </w:r>
          </w:p>
        </w:tc>
      </w:tr>
    </w:tbl>
    <w:p>
      <w:pPr>
        <w:pStyle w:val="Style26"/>
        <w:spacing w:lineRule="auto" w:line="240"/>
        <w:rPr/>
      </w:pPr>
      <w:r>
        <w:rPr/>
      </w:r>
    </w:p>
    <w:p>
      <w:pPr>
        <w:pStyle w:val="Style26"/>
        <w:spacing w:lineRule="auto" w:line="240"/>
        <w:rPr/>
      </w:pPr>
      <w:r>
        <w:rPr/>
      </w:r>
    </w:p>
    <w:p>
      <w:pPr>
        <w:pStyle w:val="Style26"/>
        <w:spacing w:lineRule="auto" w:line="240"/>
        <w:rPr>
          <w:u w:val="single"/>
        </w:rPr>
      </w:pPr>
      <w:r>
        <w:rPr/>
        <w:t>Организация-поставщик (продавец):</w:t>
        <w:tab/>
        <w:tab/>
      </w:r>
      <w:r>
        <w:rPr>
          <w:u w:val="single"/>
        </w:rPr>
        <w:t>                      </w:t>
        <w:tab/>
        <w:t>ООО «Братья Вольт»                 </w:t>
      </w:r>
      <w:r>
        <w:rPr>
          <w:u w:val="single"/>
          <w:lang w:val="en-US"/>
        </w:rPr>
        <w:t>                </w:t>
      </w:r>
      <w:r>
        <w:rPr>
          <w:u w:val="single"/>
        </w:rPr>
        <w:t>            </w:t>
      </w:r>
    </w:p>
    <w:p>
      <w:pPr>
        <w:pStyle w:val="Style26"/>
        <w:spacing w:lineRule="auto" w:line="240"/>
        <w:rPr>
          <w:sz w:val="16"/>
          <w:szCs w:val="12"/>
        </w:rPr>
      </w:pPr>
      <w:r>
        <w:rPr>
          <w:sz w:val="16"/>
          <w:szCs w:val="12"/>
        </w:rPr>
        <w:tab/>
        <w:tab/>
        <w:tab/>
        <w:tab/>
        <w:tab/>
        <w:tab/>
        <w:tab/>
        <w:tab/>
        <w:tab/>
        <w:tab/>
        <w:tab/>
        <w:tab/>
      </w:r>
      <w:r>
        <w:rPr>
          <w:sz w:val="20"/>
          <w:szCs w:val="16"/>
        </w:rPr>
        <w:t>(наименование)</w:t>
      </w:r>
    </w:p>
    <w:p>
      <w:pPr>
        <w:pStyle w:val="Style26"/>
        <w:spacing w:lineRule="auto" w:line="240"/>
        <w:rPr>
          <w:u w:val="single"/>
        </w:rPr>
      </w:pPr>
      <w:r>
        <w:rPr/>
        <w:t>Организация-изготовитель:</w:t>
        <w:tab/>
        <w:tab/>
        <w:tab/>
        <w:tab/>
      </w:r>
      <w:r>
        <w:rPr>
          <w:u w:val="single"/>
        </w:rPr>
        <w:t>                      </w:t>
        <w:tab/>
        <w:t>ООО «Братья Вольт»               </w:t>
      </w:r>
      <w:r>
        <w:rPr>
          <w:u w:val="single"/>
          <w:lang w:val="en-US"/>
        </w:rPr>
        <w:t>                  </w:t>
      </w:r>
      <w:r>
        <w:rPr>
          <w:u w:val="single"/>
        </w:rPr>
        <w:t>            </w:t>
      </w:r>
    </w:p>
    <w:p>
      <w:pPr>
        <w:pStyle w:val="Style26"/>
        <w:spacing w:lineRule="auto" w:line="240"/>
        <w:rPr>
          <w:sz w:val="16"/>
          <w:szCs w:val="12"/>
        </w:rPr>
      </w:pPr>
      <w:r>
        <w:rPr>
          <w:sz w:val="16"/>
          <w:szCs w:val="12"/>
        </w:rPr>
        <w:tab/>
        <w:tab/>
        <w:tab/>
        <w:tab/>
        <w:tab/>
        <w:tab/>
        <w:tab/>
        <w:tab/>
        <w:tab/>
        <w:tab/>
        <w:tab/>
        <w:tab/>
      </w:r>
      <w:r>
        <w:rPr>
          <w:sz w:val="20"/>
          <w:szCs w:val="16"/>
        </w:rPr>
        <w:t>(наименование)</w:t>
      </w:r>
    </w:p>
    <w:p>
      <w:pPr>
        <w:pStyle w:val="Style26"/>
        <w:spacing w:lineRule="auto" w:line="240"/>
        <w:rPr/>
      </w:pPr>
      <w:r>
        <w:rPr/>
      </w:r>
    </w:p>
    <w:p>
      <w:pPr>
        <w:pStyle w:val="Style26"/>
        <w:numPr>
          <w:ilvl w:val="0"/>
          <w:numId w:val="2"/>
        </w:numPr>
        <w:spacing w:lineRule="auto" w:line="240"/>
        <w:rPr>
          <w:b/>
          <w:b/>
          <w:bCs/>
        </w:rPr>
      </w:pPr>
      <w:r>
        <w:rPr>
          <w:b/>
          <w:bCs/>
        </w:rPr>
        <w:t>Сведения о времени приёмки оборудования</w:t>
      </w:r>
    </w:p>
    <w:p>
      <w:pPr>
        <w:pStyle w:val="Style26"/>
        <w:spacing w:lineRule="auto" w:line="240"/>
        <w:rPr>
          <w:b/>
          <w:b/>
          <w:bCs/>
        </w:rPr>
      </w:pPr>
      <w:r>
        <w:rPr>
          <w:b/>
          <w:bCs/>
        </w:rPr>
      </w:r>
    </w:p>
    <w:tbl>
      <w:tblPr>
        <w:tblStyle w:val="a4"/>
        <w:tblW w:w="1456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799"/>
        <w:gridCol w:w="3969"/>
        <w:gridCol w:w="3792"/>
      </w:tblGrid>
      <w:tr>
        <w:trPr/>
        <w:tc>
          <w:tcPr>
            <w:tcW w:w="14560" w:type="dxa"/>
            <w:gridSpan w:val="3"/>
            <w:tcBorders/>
          </w:tcPr>
          <w:p>
            <w:pPr>
              <w:pStyle w:val="Style26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Дата, время, ч., мин.</w:t>
            </w:r>
          </w:p>
        </w:tc>
      </w:tr>
      <w:tr>
        <w:trPr/>
        <w:tc>
          <w:tcPr>
            <w:tcW w:w="6799" w:type="dxa"/>
            <w:vMerge w:val="restart"/>
            <w:tcBorders/>
          </w:tcPr>
          <w:p>
            <w:pPr>
              <w:pStyle w:val="Style26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Место приемки оборудования (наименование пункта)</w:t>
            </w:r>
          </w:p>
        </w:tc>
        <w:tc>
          <w:tcPr>
            <w:tcW w:w="7761" w:type="dxa"/>
            <w:gridSpan w:val="2"/>
            <w:tcBorders/>
          </w:tcPr>
          <w:p>
            <w:pPr>
              <w:pStyle w:val="Style26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время приема оборудования</w:t>
            </w:r>
          </w:p>
        </w:tc>
      </w:tr>
      <w:tr>
        <w:trPr/>
        <w:tc>
          <w:tcPr>
            <w:tcW w:w="6799" w:type="dxa"/>
            <w:vMerge w:val="continue"/>
            <w:tcBorders/>
          </w:tcPr>
          <w:p>
            <w:pPr>
              <w:pStyle w:val="Style26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</w:r>
          </w:p>
        </w:tc>
        <w:tc>
          <w:tcPr>
            <w:tcW w:w="3969" w:type="dxa"/>
            <w:tcBorders/>
          </w:tcPr>
          <w:p>
            <w:pPr>
              <w:pStyle w:val="Style26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начало</w:t>
            </w:r>
          </w:p>
        </w:tc>
        <w:tc>
          <w:tcPr>
            <w:tcW w:w="3792" w:type="dxa"/>
            <w:tcBorders/>
          </w:tcPr>
          <w:p>
            <w:pPr>
              <w:pStyle w:val="Style26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окончание</w:t>
            </w:r>
          </w:p>
        </w:tc>
      </w:tr>
      <w:tr>
        <w:trPr>
          <w:trHeight w:val="654" w:hRule="atLeast"/>
        </w:trPr>
        <w:tc>
          <w:tcPr>
            <w:tcW w:w="679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САФУ им. М.В. Ломоносва, корпус 11, аудитория 27</w:t>
            </w:r>
          </w:p>
        </w:tc>
        <w:tc>
          <w:tcPr>
            <w:tcW w:w="396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12:00</w:t>
            </w:r>
          </w:p>
        </w:tc>
        <w:tc>
          <w:tcPr>
            <w:tcW w:w="3792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13:35</w:t>
            </w:r>
          </w:p>
        </w:tc>
      </w:tr>
    </w:tbl>
    <w:p>
      <w:pPr>
        <w:pStyle w:val="Style26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  <w:r>
        <w:br w:type="page"/>
      </w:r>
    </w:p>
    <w:p>
      <w:pPr>
        <w:pStyle w:val="Style26"/>
        <w:numPr>
          <w:ilvl w:val="0"/>
          <w:numId w:val="2"/>
        </w:numPr>
        <w:spacing w:lineRule="auto" w:line="240"/>
        <w:rPr>
          <w:b/>
          <w:b/>
          <w:bCs/>
        </w:rPr>
      </w:pPr>
      <w:r>
        <w:rPr>
          <w:b/>
          <w:bCs/>
        </w:rPr>
        <w:t>Сведения о комплектности поступившего оборудования</w:t>
      </w:r>
    </w:p>
    <w:p>
      <w:pPr>
        <w:pStyle w:val="Style26"/>
        <w:spacing w:lineRule="auto" w:line="240"/>
        <w:ind w:left="720" w:hanging="0"/>
        <w:rPr>
          <w:b/>
          <w:b/>
          <w:bCs/>
        </w:rPr>
      </w:pPr>
      <w:r>
        <w:rPr>
          <w:b/>
          <w:bCs/>
        </w:rPr>
      </w:r>
    </w:p>
    <w:tbl>
      <w:tblPr>
        <w:tblStyle w:val="a4"/>
        <w:tblW w:w="13608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06"/>
        <w:gridCol w:w="2698"/>
        <w:gridCol w:w="3964"/>
        <w:gridCol w:w="2839"/>
      </w:tblGrid>
      <w:tr>
        <w:trPr/>
        <w:tc>
          <w:tcPr>
            <w:tcW w:w="13607" w:type="dxa"/>
            <w:gridSpan w:val="4"/>
            <w:tcBorders/>
          </w:tcPr>
          <w:p>
            <w:pPr>
              <w:pStyle w:val="Style26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Оборудование</w:t>
            </w:r>
          </w:p>
        </w:tc>
      </w:tr>
      <w:tr>
        <w:trPr/>
        <w:tc>
          <w:tcPr>
            <w:tcW w:w="6804" w:type="dxa"/>
            <w:gridSpan w:val="2"/>
            <w:tcBorders/>
          </w:tcPr>
          <w:p>
            <w:pPr>
              <w:pStyle w:val="Style26"/>
              <w:spacing w:lineRule="auto" w:line="240"/>
              <w:jc w:val="right"/>
              <w:rPr>
                <w:b/>
                <w:b/>
                <w:bCs/>
                <w:sz w:val="24"/>
              </w:rPr>
            </w:pPr>
            <w:r>
              <w:rPr>
                <w:rFonts w:eastAsia="Calibri" w:cs="Calibri"/>
                <w:sz w:val="24"/>
                <w:lang w:eastAsia="ru-RU"/>
              </w:rPr>
              <w:t>Вид упаковки</w:t>
            </w:r>
          </w:p>
        </w:tc>
        <w:tc>
          <w:tcPr>
            <w:tcW w:w="6803" w:type="dxa"/>
            <w:gridSpan w:val="2"/>
            <w:tcBorders/>
          </w:tcPr>
          <w:p>
            <w:pPr>
              <w:pStyle w:val="Style26"/>
              <w:spacing w:lineRule="auto" w:line="240"/>
              <w:jc w:val="center"/>
              <w:rPr>
                <w:rFonts w:eastAsia="Calibri" w:cs="Calibri"/>
                <w:lang w:eastAsia="ru-RU"/>
              </w:rPr>
            </w:pPr>
            <w:r>
              <w:rPr>
                <w:rFonts w:eastAsia="Calibri" w:cs="Calibri"/>
                <w:lang w:eastAsia="ru-RU"/>
              </w:rPr>
              <w:t>Картонная коробка</w:t>
            </w:r>
          </w:p>
        </w:tc>
      </w:tr>
      <w:tr>
        <w:trPr/>
        <w:tc>
          <w:tcPr>
            <w:tcW w:w="13607" w:type="dxa"/>
            <w:gridSpan w:val="4"/>
            <w:tcBorders/>
          </w:tcPr>
          <w:p>
            <w:pPr>
              <w:pStyle w:val="Style26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Комплектность</w:t>
            </w:r>
          </w:p>
        </w:tc>
      </w:tr>
      <w:tr>
        <w:trPr/>
        <w:tc>
          <w:tcPr>
            <w:tcW w:w="6804" w:type="dxa"/>
            <w:gridSpan w:val="2"/>
            <w:tcBorders/>
          </w:tcPr>
          <w:p>
            <w:pPr>
              <w:pStyle w:val="Style26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По документам организации, поставившей оборудование</w:t>
            </w:r>
          </w:p>
        </w:tc>
        <w:tc>
          <w:tcPr>
            <w:tcW w:w="6803" w:type="dxa"/>
            <w:gridSpan w:val="2"/>
            <w:tcBorders/>
          </w:tcPr>
          <w:p>
            <w:pPr>
              <w:pStyle w:val="Style26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rFonts w:eastAsia="Calibri" w:cs="Calibri"/>
                <w:b/>
                <w:bCs/>
                <w:lang w:eastAsia="ru-RU"/>
              </w:rPr>
              <w:t>Фактически принято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698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Кол-во: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839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Кол-во: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Мобильная платформа, комплект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Мобильная платформа, комплект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Системная плата TurtleBro (STM32F4 и atmega2560, IMU сенсор)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Системная плата TurtleBro (STM32F4 и atmega2560, IMU сенсор)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Микрокомпьютер одноплатный, ARM-процессор с 64-битной архитектурой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Микрокомпьютер одноплатный, ARM-процессор с 64-битной архитектурой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val="en-US" w:eastAsia="ru-RU"/>
              </w:rPr>
              <w:t>micro</w:t>
            </w: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SD-карта 16GB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val="en-US" w:eastAsia="ru-RU"/>
              </w:rPr>
              <w:t>micro</w:t>
            </w: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SD-карта 16GB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Лазерный лидар (сканирование 360 градусов)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Лазерный лидар (сканирование 360 градусов)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Камера (микро, с креплением, USB)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Камера (микро, с креплением, USB)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Плата батарейного отсека с коннектором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Плата батарейного отсека с коннектором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Аккумулятор (18650)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Аккумулятор (18650)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4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Мотор-редукторы с энкодерами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Мотор-редукторы с энкодерами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Колеса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Колеса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Крепления колес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Крепления колес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Блок питания 12В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Блок питания 12В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Зарядное устройство для аккумуляторов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Зарядное устройство для аккумуляторов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Кабель microUSB</w:t>
            </w:r>
          </w:p>
        </w:tc>
        <w:tc>
          <w:tcPr>
            <w:tcW w:w="2698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tcBorders/>
          </w:tcPr>
          <w:p>
            <w:pPr>
              <w:pStyle w:val="Style26"/>
              <w:spacing w:lineRule="auto" w:line="240"/>
              <w:rPr>
                <w:sz w:val="24"/>
                <w:szCs w:val="24"/>
                <w:highlight w:val="white"/>
              </w:rPr>
            </w:pPr>
            <w:r>
              <w:rPr>
                <w:rFonts w:eastAsia="Calibri" w:cs="Calibri"/>
                <w:sz w:val="24"/>
                <w:szCs w:val="24"/>
                <w:shd w:fill="FFFFFF" w:val="clear"/>
                <w:lang w:eastAsia="ru-RU"/>
              </w:rPr>
              <w:t>Кабель microUSB</w:t>
            </w:r>
          </w:p>
        </w:tc>
        <w:tc>
          <w:tcPr>
            <w:tcW w:w="2839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</w:t>
            </w:r>
          </w:p>
        </w:tc>
      </w:tr>
    </w:tbl>
    <w:p>
      <w:pPr>
        <w:pStyle w:val="Style26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  <w:r>
        <w:br w:type="page"/>
      </w:r>
    </w:p>
    <w:p>
      <w:pPr>
        <w:pStyle w:val="Style26"/>
        <w:numPr>
          <w:ilvl w:val="0"/>
          <w:numId w:val="2"/>
        </w:numPr>
        <w:spacing w:lineRule="auto" w:line="240"/>
        <w:rPr>
          <w:b/>
          <w:b/>
          <w:bCs/>
        </w:rPr>
      </w:pPr>
      <w:r>
        <w:rPr>
          <w:b/>
          <w:bCs/>
        </w:rPr>
        <w:t>Сведения о характеристиках поступившего оборудования</w:t>
      </w:r>
    </w:p>
    <w:p>
      <w:pPr>
        <w:pStyle w:val="Style26"/>
        <w:spacing w:lineRule="auto" w:line="240"/>
        <w:ind w:left="720" w:hanging="0"/>
        <w:rPr>
          <w:b/>
          <w:b/>
          <w:bCs/>
        </w:rPr>
      </w:pPr>
      <w:r>
        <w:rPr>
          <w:b/>
          <w:bCs/>
        </w:rPr>
      </w:r>
    </w:p>
    <w:tbl>
      <w:tblPr>
        <w:tblStyle w:val="a4"/>
        <w:tblW w:w="1431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06"/>
        <w:gridCol w:w="3402"/>
        <w:gridCol w:w="3969"/>
        <w:gridCol w:w="2835"/>
      </w:tblGrid>
      <w:tr>
        <w:trPr/>
        <w:tc>
          <w:tcPr>
            <w:tcW w:w="14312" w:type="dxa"/>
            <w:gridSpan w:val="4"/>
            <w:tcBorders/>
          </w:tcPr>
          <w:p>
            <w:pPr>
              <w:pStyle w:val="Style26"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Calibri"/>
                <w:b/>
                <w:bCs/>
                <w:szCs w:val="28"/>
                <w:lang w:eastAsia="ru-RU"/>
              </w:rPr>
              <w:t>Оборудование</w:t>
            </w:r>
          </w:p>
        </w:tc>
      </w:tr>
      <w:tr>
        <w:trPr/>
        <w:tc>
          <w:tcPr>
            <w:tcW w:w="7508" w:type="dxa"/>
            <w:gridSpan w:val="2"/>
            <w:tcBorders/>
          </w:tcPr>
          <w:p>
            <w:pPr>
              <w:pStyle w:val="Style26"/>
              <w:spacing w:lineRule="auto" w:line="240"/>
              <w:jc w:val="righ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6804" w:type="dxa"/>
            <w:gridSpan w:val="2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  <w:lang w:val="en-US"/>
              </w:rPr>
            </w:pPr>
            <w:r>
              <w:rPr>
                <w:rFonts w:eastAsia="Calibri" w:cs="Calibri"/>
                <w:sz w:val="24"/>
                <w:szCs w:val="24"/>
                <w:lang w:val="en-US" w:eastAsia="ru-RU"/>
              </w:rPr>
              <w:t>TurtleBro</w:t>
            </w:r>
          </w:p>
        </w:tc>
      </w:tr>
      <w:tr>
        <w:trPr/>
        <w:tc>
          <w:tcPr>
            <w:tcW w:w="7508" w:type="dxa"/>
            <w:gridSpan w:val="2"/>
            <w:tcBorders/>
          </w:tcPr>
          <w:p>
            <w:pPr>
              <w:pStyle w:val="Style26"/>
              <w:spacing w:lineRule="auto" w:line="240"/>
              <w:jc w:val="righ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Серийный номер системной платы робота (mcu_id)</w:t>
            </w:r>
          </w:p>
        </w:tc>
        <w:tc>
          <w:tcPr>
            <w:tcW w:w="6804" w:type="dxa"/>
            <w:gridSpan w:val="2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001E00303438511434343938</w:t>
            </w:r>
          </w:p>
        </w:tc>
      </w:tr>
      <w:tr>
        <w:trPr/>
        <w:tc>
          <w:tcPr>
            <w:tcW w:w="14312" w:type="dxa"/>
            <w:gridSpan w:val="4"/>
            <w:tcBorders/>
          </w:tcPr>
          <w:p>
            <w:pPr>
              <w:pStyle w:val="Style26"/>
              <w:spacing w:lineRule="auto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Calibri"/>
                <w:b/>
                <w:bCs/>
                <w:szCs w:val="28"/>
                <w:lang w:eastAsia="ru-RU"/>
              </w:rPr>
              <w:t>Характеристики</w:t>
            </w:r>
          </w:p>
        </w:tc>
      </w:tr>
      <w:tr>
        <w:trPr/>
        <w:tc>
          <w:tcPr>
            <w:tcW w:w="7508" w:type="dxa"/>
            <w:gridSpan w:val="2"/>
            <w:tcBorders/>
          </w:tcPr>
          <w:p>
            <w:pPr>
              <w:pStyle w:val="Style26"/>
              <w:spacing w:lineRule="auto" w:line="240"/>
              <w:jc w:val="center"/>
              <w:rPr>
                <w:b/>
                <w:b/>
                <w:bCs/>
                <w:szCs w:val="28"/>
              </w:rPr>
            </w:pPr>
            <w:r>
              <w:rPr>
                <w:rFonts w:eastAsia="Calibri" w:cs="Calibri"/>
                <w:b/>
                <w:bCs/>
                <w:szCs w:val="28"/>
                <w:lang w:eastAsia="ru-RU"/>
              </w:rPr>
              <w:t>По документам организации, поставившей оборудование</w:t>
            </w:r>
          </w:p>
        </w:tc>
        <w:tc>
          <w:tcPr>
            <w:tcW w:w="6804" w:type="dxa"/>
            <w:gridSpan w:val="2"/>
            <w:tcBorders/>
          </w:tcPr>
          <w:p>
            <w:pPr>
              <w:pStyle w:val="Style26"/>
              <w:spacing w:lineRule="auto" w:line="240"/>
              <w:jc w:val="center"/>
              <w:rPr>
                <w:b/>
                <w:b/>
                <w:bCs/>
                <w:szCs w:val="28"/>
              </w:rPr>
            </w:pPr>
            <w:r>
              <w:rPr>
                <w:rFonts w:eastAsia="Calibri" w:cs="Calibri"/>
                <w:b/>
                <w:bCs/>
                <w:szCs w:val="28"/>
                <w:lang w:eastAsia="ru-RU"/>
              </w:rPr>
              <w:t>Фактически принято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Название дистрибутива Linux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Calibri" w:cs="Calibri"/>
                <w:sz w:val="24"/>
                <w:szCs w:val="24"/>
                <w:lang w:val="en-US" w:eastAsia="ru-RU"/>
              </w:rPr>
              <w:t>Debian GNU/Linux</w:t>
            </w:r>
          </w:p>
        </w:tc>
        <w:tc>
          <w:tcPr>
            <w:tcW w:w="3969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Название дистрибутива Linux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Debian GNU/Linux 10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Кодовое имя сборки Linux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buster</w:t>
            </w:r>
          </w:p>
        </w:tc>
        <w:tc>
          <w:tcPr>
            <w:tcW w:w="3969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Кодовое имя сборки Linux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rFonts w:ascii="Times New Roman" w:hAnsi="Times New Roman" w:eastAsia="Calibri" w:cs="Calibri"/>
                <w:sz w:val="24"/>
                <w:szCs w:val="24"/>
                <w:lang w:eastAsia="ru-RU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buster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Версия библиотеки rospy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1.15.14</w:t>
            </w:r>
          </w:p>
        </w:tc>
        <w:tc>
          <w:tcPr>
            <w:tcW w:w="3969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Версия библиотеки rospy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  <w:lang w:val="en-US"/>
              </w:rPr>
            </w:pPr>
            <w:r>
              <w:rPr>
                <w:rFonts w:eastAsia="Calibri" w:cs="Calibri"/>
                <w:sz w:val="24"/>
                <w:szCs w:val="24"/>
                <w:lang w:val="en-US" w:eastAsia="ru-RU"/>
              </w:rPr>
              <w:t>1.16.0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Размер оперативной памяти (Кбайт)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1894304</w:t>
            </w:r>
          </w:p>
        </w:tc>
        <w:tc>
          <w:tcPr>
            <w:tcW w:w="3969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Размер оперативной памяти (Кбайт)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3886104</w:t>
            </w:r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Допустимый диапазон частот подключения робота к сети 5 ГГц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5170 МГц -5825 МГц</w:t>
            </w:r>
          </w:p>
        </w:tc>
        <w:tc>
          <w:tcPr>
            <w:tcW w:w="3969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Текущая частота подключения робота к сети 5 ГГц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ins w:id="0" w:author="&lt;анонимный&gt;" w:date="2023-09-27T13:11:19Z">
              <w:r>
                <w:rPr>
                  <w:rFonts w:eastAsia="Calibri" w:cs="Calibri"/>
                  <w:sz w:val="24"/>
                  <w:szCs w:val="24"/>
                  <w:lang w:eastAsia="ru-RU"/>
                </w:rPr>
                <w:t>2412 МГц — 5785 МГц</w:t>
              </w:r>
            </w:ins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Допустимая разница напряжения в показаниях между топиком и мультиметром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+/- 0.5 Вольт</w:t>
            </w:r>
          </w:p>
        </w:tc>
        <w:tc>
          <w:tcPr>
            <w:tcW w:w="3969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Разница напряжения в показаниях между топиком и мультиметром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ins w:id="1" w:author="&lt;анонимный&gt;" w:date="2023-09-27T15:35:36Z">
              <w:r>
                <w:rPr>
                  <w:rFonts w:eastAsia="Calibri" w:cs="Calibri"/>
                  <w:sz w:val="24"/>
                  <w:szCs w:val="24"/>
                  <w:lang w:eastAsia="ru-RU"/>
                </w:rPr>
                <w:t>0.03</w:t>
              </w:r>
            </w:ins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IMU датчик работает корректно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Корректно</w:t>
            </w:r>
          </w:p>
        </w:tc>
        <w:tc>
          <w:tcPr>
            <w:tcW w:w="3969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IMU датчик работает корректно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ins w:id="2" w:author="&lt;анонимный&gt;" w:date="2023-09-27T13:24:35Z">
              <w:r>
                <w:rPr>
                  <w:rFonts w:eastAsia="Calibri" w:cs="Calibri"/>
                  <w:sz w:val="24"/>
                  <w:szCs w:val="24"/>
                  <w:lang w:eastAsia="ru-RU"/>
                </w:rPr>
                <w:t>Работают</w:t>
              </w:r>
            </w:ins>
          </w:p>
        </w:tc>
      </w:tr>
      <w:tr>
        <w:trPr/>
        <w:tc>
          <w:tcPr>
            <w:tcW w:w="4106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Кнопки D22-D25 работают</w:t>
            </w:r>
          </w:p>
        </w:tc>
        <w:tc>
          <w:tcPr>
            <w:tcW w:w="3402" w:type="dxa"/>
            <w:tcBorders/>
            <w:shd w:color="auto" w:fill="FFFFFF" w:themeFill="background1" w:val="clear"/>
            <w:vAlign w:val="center"/>
          </w:tcPr>
          <w:p>
            <w:pPr>
              <w:pStyle w:val="Style26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Работают</w:t>
            </w:r>
          </w:p>
        </w:tc>
        <w:tc>
          <w:tcPr>
            <w:tcW w:w="3969" w:type="dxa"/>
            <w:tcBorders/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Кнопки D22-D25 работают</w:t>
            </w:r>
          </w:p>
        </w:tc>
        <w:tc>
          <w:tcPr>
            <w:tcW w:w="2835" w:type="dxa"/>
            <w:tcBorders/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ins w:id="3" w:author="&lt;анонимный&gt;" w:date="2023-09-27T13:18:15Z">
              <w:r>
                <w:rPr>
                  <w:rFonts w:eastAsia="Calibri" w:cs="Calibri"/>
                  <w:sz w:val="24"/>
                  <w:szCs w:val="24"/>
                  <w:lang w:eastAsia="ru-RU"/>
                </w:rPr>
                <w:t>Работают</w:t>
              </w:r>
            </w:ins>
          </w:p>
        </w:tc>
      </w:tr>
    </w:tbl>
    <w:p>
      <w:pPr>
        <w:pStyle w:val="Style26"/>
        <w:rPr/>
      </w:pPr>
      <w:r>
        <w:rPr/>
        <w:t>При осмотре оборудования установлено:</w:t>
      </w:r>
    </w:p>
    <w:tbl>
      <w:tblPr>
        <w:tblStyle w:val="a4"/>
        <w:tblW w:w="13467" w:type="dxa"/>
        <w:jc w:val="left"/>
        <w:tblInd w:w="562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691"/>
        <w:gridCol w:w="3513"/>
        <w:gridCol w:w="6263"/>
      </w:tblGrid>
      <w:tr>
        <w:trPr/>
        <w:tc>
          <w:tcPr>
            <w:tcW w:w="369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Style26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1. Упаковка</w:t>
            </w:r>
          </w:p>
        </w:tc>
        <w:tc>
          <w:tcPr>
            <w:tcW w:w="3513" w:type="dxa"/>
            <w:tcBorders>
              <w:top w:val="nil"/>
              <w:left w:val="nil"/>
            </w:tcBorders>
            <w:vAlign w:val="center"/>
          </w:tcPr>
          <w:p>
            <w:pPr>
              <w:pStyle w:val="Style26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не повреждена</w:t>
            </w:r>
          </w:p>
        </w:tc>
        <w:tc>
          <w:tcPr>
            <w:tcW w:w="6263" w:type="dxa"/>
            <w:tcBorders>
              <w:top w:val="nil"/>
              <w:right w:val="nil"/>
            </w:tcBorders>
            <w:shd w:color="auto" w:fill="FFFF00" w:val="clear"/>
          </w:tcPr>
          <w:p>
            <w:pPr>
              <w:pStyle w:val="Style26"/>
              <w:rPr>
                <w:sz w:val="24"/>
                <w:szCs w:val="24"/>
              </w:rPr>
            </w:pPr>
            <w:ins w:id="4" w:author="&lt;анонимный&gt;" w:date="2023-09-27T13:24:49Z">
              <w:r>
                <w:rPr>
                  <w:rFonts w:eastAsia="Calibri" w:cs="Calibri"/>
                  <w:sz w:val="24"/>
                  <w:szCs w:val="24"/>
                  <w:lang w:eastAsia="ru-RU"/>
                </w:rPr>
                <w:t>Не повреждена</w:t>
              </w:r>
            </w:ins>
          </w:p>
        </w:tc>
      </w:tr>
      <w:tr>
        <w:trPr/>
        <w:tc>
          <w:tcPr>
            <w:tcW w:w="3691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3513" w:type="dxa"/>
            <w:tcBorders>
              <w:left w:val="nil"/>
              <w:bottom w:val="nil"/>
            </w:tcBorders>
            <w:vAlign w:val="center"/>
          </w:tcPr>
          <w:p>
            <w:pPr>
              <w:pStyle w:val="Style26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повреждена</w:t>
            </w:r>
          </w:p>
        </w:tc>
        <w:tc>
          <w:tcPr>
            <w:tcW w:w="6263" w:type="dxa"/>
            <w:tcBorders>
              <w:bottom w:val="nil"/>
              <w:right w:val="nil"/>
            </w:tcBorders>
          </w:tcPr>
          <w:p>
            <w:pPr>
              <w:pStyle w:val="Style26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0"/>
                <w:lang w:eastAsia="ru-RU"/>
              </w:rPr>
              <w:t>(указать повреждение)</w:t>
            </w:r>
          </w:p>
        </w:tc>
      </w:tr>
    </w:tbl>
    <w:p>
      <w:pPr>
        <w:pStyle w:val="Style26"/>
        <w:spacing w:lineRule="atLeast" w:line="20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a4"/>
        <w:tblW w:w="13467" w:type="dxa"/>
        <w:jc w:val="left"/>
        <w:tblInd w:w="562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691"/>
        <w:gridCol w:w="3513"/>
        <w:gridCol w:w="6263"/>
      </w:tblGrid>
      <w:tr>
        <w:trPr/>
        <w:tc>
          <w:tcPr>
            <w:tcW w:w="369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Style26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2. Оборудование поставлено</w:t>
            </w:r>
          </w:p>
        </w:tc>
        <w:tc>
          <w:tcPr>
            <w:tcW w:w="3513" w:type="dxa"/>
            <w:tcBorders>
              <w:top w:val="nil"/>
              <w:left w:val="nil"/>
            </w:tcBorders>
          </w:tcPr>
          <w:p>
            <w:pPr>
              <w:pStyle w:val="Style26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комплектно</w:t>
            </w:r>
          </w:p>
        </w:tc>
        <w:tc>
          <w:tcPr>
            <w:tcW w:w="6263" w:type="dxa"/>
            <w:tcBorders>
              <w:top w:val="nil"/>
              <w:right w:val="nil"/>
            </w:tcBorders>
            <w:shd w:color="auto" w:fill="FFFF00" w:val="clear"/>
          </w:tcPr>
          <w:p>
            <w:pPr>
              <w:pStyle w:val="Style26"/>
              <w:rPr>
                <w:sz w:val="24"/>
                <w:szCs w:val="24"/>
                <w:lang w:val="en-US"/>
              </w:rPr>
            </w:pPr>
            <w:ins w:id="5" w:author="&lt;анонимный&gt;" w:date="2023-09-27T13:24:53Z">
              <w:r>
                <w:rPr>
                  <w:rFonts w:eastAsia="Calibri" w:cs="Calibri"/>
                  <w:sz w:val="24"/>
                  <w:szCs w:val="24"/>
                  <w:lang w:val="en-US" w:eastAsia="ru-RU"/>
                </w:rPr>
                <w:t xml:space="preserve">Компелктно </w:t>
              </w:r>
            </w:ins>
          </w:p>
        </w:tc>
      </w:tr>
      <w:tr>
        <w:trPr/>
        <w:tc>
          <w:tcPr>
            <w:tcW w:w="3691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3513" w:type="dxa"/>
            <w:tcBorders>
              <w:left w:val="nil"/>
              <w:bottom w:val="nil"/>
            </w:tcBorders>
          </w:tcPr>
          <w:p>
            <w:pPr>
              <w:pStyle w:val="Style26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некомплектно</w:t>
            </w:r>
          </w:p>
        </w:tc>
        <w:tc>
          <w:tcPr>
            <w:tcW w:w="6263" w:type="dxa"/>
            <w:tcBorders>
              <w:bottom w:val="nil"/>
              <w:right w:val="nil"/>
            </w:tcBorders>
          </w:tcPr>
          <w:p>
            <w:pPr>
              <w:pStyle w:val="Style26"/>
              <w:jc w:val="center"/>
              <w:rPr>
                <w:sz w:val="24"/>
                <w:szCs w:val="24"/>
              </w:rPr>
            </w:pPr>
            <w:r>
              <w:rPr>
                <w:rFonts w:eastAsia="Calibri" w:cs="Calibri"/>
                <w:sz w:val="20"/>
                <w:lang w:eastAsia="ru-RU"/>
              </w:rPr>
              <w:t>(указать некомплектность)</w:t>
            </w:r>
          </w:p>
        </w:tc>
      </w:tr>
    </w:tbl>
    <w:p>
      <w:pPr>
        <w:pStyle w:val="Style26"/>
        <w:spacing w:lineRule="atLeast" w:line="120"/>
        <w:rPr>
          <w:u w:val="single"/>
        </w:rPr>
      </w:pPr>
      <w:r>
        <w:rPr/>
        <w:t xml:space="preserve">Заключение приёмщика: </w:t>
      </w:r>
      <w:r>
        <w:rPr>
          <w:color w:val="FFFF00"/>
          <w:u w:val="single"/>
        </w:rPr>
        <w:t>                                                                      </w:t>
      </w:r>
      <w:ins w:id="6" w:author="&lt;анонимный&gt;" w:date="2023-09-27T13:25:02Z">
        <w:r>
          <w:rPr>
            <w:color w:val="FFFF00"/>
            <w:u w:val="single"/>
          </w:rPr>
          <w:t>принял</w:t>
        </w:r>
      </w:ins>
      <w:r>
        <w:rPr>
          <w:color w:val="FFFF00"/>
          <w:u w:val="single"/>
        </w:rPr>
        <w:t>                                                                                          </w:t>
      </w:r>
    </w:p>
    <w:p>
      <w:pPr>
        <w:pStyle w:val="Style26"/>
        <w:ind w:left="7082" w:firstLine="709"/>
        <w:rPr>
          <w:sz w:val="20"/>
          <w:szCs w:val="16"/>
        </w:rPr>
      </w:pPr>
      <w:r>
        <w:rPr>
          <w:sz w:val="20"/>
          <w:szCs w:val="16"/>
        </w:rPr>
        <w:t>(принял/не принял)</w:t>
      </w:r>
    </w:p>
    <w:tbl>
      <w:tblPr>
        <w:tblStyle w:val="a4"/>
        <w:tblpPr w:vertAnchor="text" w:horzAnchor="page" w:leftFromText="180" w:rightFromText="180" w:tblpX="8126" w:tblpY="17"/>
        <w:tblW w:w="748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689"/>
        <w:gridCol w:w="1845"/>
        <w:gridCol w:w="1546"/>
        <w:gridCol w:w="1407"/>
      </w:tblGrid>
      <w:tr>
        <w:trPr/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Конкурсант-приёмщик</w:t>
            </w:r>
          </w:p>
          <w:p>
            <w:pPr>
              <w:pStyle w:val="Style26"/>
              <w:spacing w:lineRule="auto" w:line="240"/>
              <w:rPr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 xml:space="preserve">                  </w:t>
            </w:r>
            <w:r>
              <w:rPr>
                <w:rFonts w:eastAsia="Calibri" w:cs="Calibri"/>
                <w:sz w:val="16"/>
                <w:szCs w:val="16"/>
                <w:lang w:eastAsia="ru-RU"/>
              </w:rPr>
              <w:t>(должность)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Не требуется</w:t>
            </w:r>
          </w:p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 xml:space="preserve">          </w:t>
            </w:r>
            <w:r>
              <w:rPr>
                <w:rFonts w:eastAsia="Calibri" w:cs="Calibri"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9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             </w:t>
            </w:r>
            <w:ins w:id="7" w:author="&lt;анонимный&gt;" w:date="2023-09-27T13:25:06Z">
              <w:r>
                <w:rPr>
                  <w:rFonts w:eastAsia="Calibri" w:cs="Calibri"/>
                  <w:sz w:val="24"/>
                  <w:szCs w:val="24"/>
                  <w:u w:val="single"/>
                  <w:shd w:fill="FFFF00" w:val="clear"/>
                  <w:lang w:eastAsia="ru-RU"/>
                </w:rPr>
                <w:t xml:space="preserve">Шендрик А.А. </w:t>
              </w:r>
            </w:ins>
            <w:r>
              <w:rPr>
                <w:rFonts w:eastAsia="Calibri" w:cs="Calibri"/>
                <w:sz w:val="24"/>
                <w:szCs w:val="24"/>
                <w:u w:val="single"/>
                <w:shd w:fill="FFFF00" w:val="clear"/>
                <w:lang w:eastAsia="ru-RU"/>
              </w:rPr>
              <w:t>                          </w:t>
            </w: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 </w:t>
            </w:r>
          </w:p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16"/>
                <w:szCs w:val="16"/>
                <w:lang w:eastAsia="ru-RU"/>
              </w:rPr>
              <w:t xml:space="preserve">             </w:t>
            </w:r>
            <w:r>
              <w:rPr>
                <w:rFonts w:eastAsia="Calibri" w:cs="Calibri"/>
                <w:sz w:val="16"/>
                <w:szCs w:val="16"/>
                <w:lang w:eastAsia="ru-RU"/>
              </w:rPr>
              <w:t>(расшифровка (ФИО))</w:t>
            </w:r>
          </w:p>
        </w:tc>
      </w:tr>
      <w:tr>
        <w:trPr/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  <w:tc>
          <w:tcPr>
            <w:tcW w:w="29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Calibri"/>
                <w:sz w:val="24"/>
                <w:szCs w:val="24"/>
                <w:lang w:eastAsia="ru-RU"/>
              </w:rPr>
              <w:t>«</w:t>
            </w:r>
            <w:r>
              <w:rPr>
                <w:rFonts w:eastAsia="Calibri" w:cs="Calibri"/>
                <w:u w:val="single"/>
                <w:shd w:fill="FFFF00" w:val="clear"/>
                <w:lang w:eastAsia="ru-RU"/>
              </w:rPr>
              <w:t>     </w:t>
            </w:r>
            <w:ins w:id="8" w:author="&lt;анонимный&gt;" w:date="2023-09-27T13:25:13Z">
              <w:r>
                <w:rPr>
                  <w:rFonts w:eastAsia="Calibri" w:cs="Calibri"/>
                  <w:u w:val="single"/>
                  <w:shd w:fill="FFFF00" w:val="clear"/>
                  <w:lang w:eastAsia="ru-RU"/>
                </w:rPr>
                <w:t>27</w:t>
              </w:r>
            </w:ins>
            <w:r>
              <w:rPr>
                <w:rFonts w:eastAsia="Calibri" w:cs="Calibri"/>
                <w:u w:val="single"/>
                <w:shd w:fill="FFFF00" w:val="clear"/>
                <w:lang w:eastAsia="ru-RU"/>
              </w:rPr>
              <w:t>   </w:t>
            </w:r>
            <w:r>
              <w:rPr>
                <w:rFonts w:eastAsia="Calibri" w:cs="Calibri"/>
                <w:u w:val="single"/>
                <w:lang w:eastAsia="ru-RU"/>
              </w:rPr>
              <w:t> </w:t>
            </w:r>
            <w:r>
              <w:rPr>
                <w:rFonts w:eastAsia="Calibri" w:cs="Calibri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3391" w:type="dxa"/>
            <w:gridSpan w:val="2"/>
            <w:tcBorders>
              <w:top w:val="nil"/>
              <w:left w:val="nil"/>
              <w:bottom w:val="nil"/>
              <w:right w:val="nil"/>
            </w:tcBorders>
            <w:shd w:color="auto" w:fill="FFFF00" w:val="clear"/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                 </w:t>
            </w:r>
            <w:ins w:id="9" w:author="&lt;анонимный&gt;" w:date="2023-09-27T13:25:19Z">
              <w:r>
                <w:rPr>
                  <w:rFonts w:eastAsia="Calibri" w:cs="Calibri"/>
                  <w:sz w:val="24"/>
                  <w:szCs w:val="24"/>
                  <w:u w:val="single"/>
                  <w:lang w:eastAsia="ru-RU"/>
                </w:rPr>
                <w:t>сентября</w:t>
              </w:r>
            </w:ins>
            <w:r>
              <w:rPr>
                <w:rFonts w:eastAsia="Calibri" w:cs="Calibri"/>
                <w:sz w:val="24"/>
                <w:szCs w:val="24"/>
                <w:u w:val="single"/>
                <w:lang w:eastAsia="ru-RU"/>
              </w:rPr>
              <w:t>                      ______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u w:val="single"/>
                <w:shd w:fill="FFFF00" w:val="clear"/>
              </w:rPr>
              <w:t>      </w:t>
            </w:r>
            <w:ins w:id="10" w:author="&lt;анонимный&gt;" w:date="2023-09-27T13:25:43Z">
              <w:r>
                <w:rPr>
                  <w:sz w:val="24"/>
                  <w:szCs w:val="24"/>
                  <w:u w:val="single"/>
                  <w:shd w:fill="FFFF00" w:val="clear"/>
                </w:rPr>
                <w:t>23</w:t>
              </w:r>
            </w:ins>
            <w:r>
              <w:rPr>
                <w:sz w:val="24"/>
                <w:szCs w:val="24"/>
                <w:u w:val="single"/>
                <w:shd w:fill="FFFF00" w:val="clear"/>
              </w:rPr>
              <w:t>  </w:t>
            </w:r>
            <w:r>
              <w:rPr>
                <w:sz w:val="24"/>
                <w:szCs w:val="24"/>
              </w:rPr>
              <w:t>г.</w:t>
            </w:r>
          </w:p>
        </w:tc>
      </w:tr>
    </w:tbl>
    <w:p>
      <w:pPr>
        <w:sectPr>
          <w:type w:val="nextPage"/>
          <w:pgSz w:orient="landscape" w:w="16838" w:h="11906"/>
          <w:pgMar w:left="1134" w:right="1134" w:header="0" w:top="1418" w:footer="0" w:bottom="849" w:gutter="0"/>
          <w:pgNumType w:fmt="decimal"/>
          <w:formProt w:val="false"/>
          <w:titlePg/>
          <w:textDirection w:val="lrTb"/>
          <w:docGrid w:type="default" w:linePitch="360" w:charSpace="4096"/>
        </w:sectPr>
        <w:pStyle w:val="Style26"/>
        <w:rPr>
          <w:sz w:val="20"/>
          <w:szCs w:val="16"/>
        </w:rPr>
      </w:pPr>
      <w:r>
        <w:rPr>
          <w:sz w:val="20"/>
          <w:szCs w:val="16"/>
        </w:rPr>
      </w:r>
    </w:p>
    <w:p>
      <w:pPr>
        <w:pStyle w:val="Normal"/>
        <w:spacing w:lineRule="auto" w:line="276" w:before="0" w:after="0"/>
        <w:contextualSpacing/>
        <w:jc w:val="both"/>
        <w:rPr>
          <w:rFonts w:ascii="Times New Roman" w:hAnsi="Times New Roman" w:eastAsia="Times New Roman" w:cs="Times New Roman"/>
          <w:i/>
          <w:i/>
          <w:iCs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sz w:val="28"/>
          <w:szCs w:val="28"/>
        </w:rPr>
      </w:r>
    </w:p>
    <w:tbl>
      <w:tblPr>
        <w:tblW w:w="96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3"/>
        <w:gridCol w:w="1999"/>
        <w:gridCol w:w="1875"/>
        <w:gridCol w:w="4690"/>
      </w:tblGrid>
      <w:tr>
        <w:trPr>
          <w:trHeight w:val="492" w:hRule="atLeast"/>
        </w:trPr>
        <w:tc>
          <w:tcPr>
            <w:tcW w:w="9637" w:type="dxa"/>
            <w:gridSpan w:val="4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36"/>
                <w:szCs w:val="36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36"/>
                <w:szCs w:val="36"/>
              </w:rPr>
              <w:t>Инструкция по вводу робота в эксплуатацию</w:t>
            </w:r>
          </w:p>
        </w:tc>
      </w:tr>
      <w:tr>
        <w:trPr>
          <w:trHeight w:val="315" w:hRule="atLeast"/>
        </w:trPr>
        <w:tc>
          <w:tcPr>
            <w:tcW w:w="3072" w:type="dxa"/>
            <w:gridSpan w:val="2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Дата приёмки:</w:t>
            </w:r>
          </w:p>
        </w:tc>
        <w:tc>
          <w:tcPr>
            <w:tcW w:w="6565" w:type="dxa"/>
            <w:gridSpan w:val="2"/>
            <w:tcBorders>
              <w:bottom w:val="single" w:sz="4" w:space="0" w:color="000000"/>
            </w:tcBorders>
            <w:shd w:color="000000" w:fill="FFFF00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11" w:author="&lt;анонимный&gt;" w:date="2023-09-27T13:25:48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27.09.23</w:t>
              </w:r>
            </w:ins>
          </w:p>
        </w:tc>
      </w:tr>
      <w:tr>
        <w:trPr>
          <w:trHeight w:val="315" w:hRule="exact"/>
        </w:trPr>
        <w:tc>
          <w:tcPr>
            <w:tcW w:w="1073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  <w:tc>
          <w:tcPr>
            <w:tcW w:w="1999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1875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4690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>
          <w:trHeight w:val="315" w:hRule="atLeast"/>
        </w:trPr>
        <w:tc>
          <w:tcPr>
            <w:tcW w:w="3072" w:type="dxa"/>
            <w:gridSpan w:val="2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Инженер:</w:t>
            </w:r>
          </w:p>
        </w:tc>
        <w:tc>
          <w:tcPr>
            <w:tcW w:w="6565" w:type="dxa"/>
            <w:gridSpan w:val="2"/>
            <w:tcBorders>
              <w:bottom w:val="single" w:sz="4" w:space="0" w:color="000000"/>
            </w:tcBorders>
            <w:shd w:color="000000" w:fill="FFFF00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12" w:author="&lt;анонимный&gt;" w:date="2023-09-27T13:25:5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Шендрик Артем Алексеевич</w:t>
              </w:r>
            </w:ins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1073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  <w:tc>
          <w:tcPr>
            <w:tcW w:w="1999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565" w:type="dxa"/>
            <w:gridSpan w:val="2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6"/>
              </w:rPr>
              <w:t>(ФИО инженера)</w:t>
            </w:r>
          </w:p>
        </w:tc>
      </w:tr>
      <w:tr>
        <w:trPr>
          <w:trHeight w:val="420" w:hRule="atLeast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EAD1DC" w:fill="EAD1DC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EAD1DC" w:fill="EAD1DC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Параметр</w:t>
            </w:r>
          </w:p>
        </w:tc>
        <w:tc>
          <w:tcPr>
            <w:tcW w:w="4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EAD1DC" w:fill="EAD1DC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4"/>
                <w:szCs w:val="24"/>
              </w:rPr>
              <w:t>Характеристики</w:t>
            </w:r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Присвоенное имя робота в сети: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13" w:author="&lt;анонимный&gt;" w:date="2023-09-27T13:26:3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turtlebro87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IP адрес робота в сети роутера-полигона: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14" w:author="&lt;анонимный&gt;" w:date="2023-09-27T13:26:40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172.29.0.20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Название дистрибутива Linux: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16" w:author="&lt;анонимный&gt;" w:date="2023-09-27T16:02:47Z"/>
                <w:sz w:val="24"/>
                <w:szCs w:val="24"/>
              </w:rPr>
            </w:pPr>
            <w:ins w:id="15" w:author="&lt;анонимный&gt;" w:date="2023-09-27T16:02:47Z">
              <w:r>
                <w:rPr>
                  <w:rFonts w:eastAsia="Calibri" w:cs="Calibri" w:ascii="Times New Roman" w:hAnsi="Times New Roman"/>
                  <w:color w:val="000000"/>
                  <w:sz w:val="24"/>
                  <w:szCs w:val="24"/>
                  <w:lang w:eastAsia="ru-RU"/>
                </w:rPr>
                <w:t>lsb_release -a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17" w:author="&lt;анонимный&gt;" w:date="2023-09-27T13:27:00Z">
              <w:r>
                <w:rPr>
                  <w:rFonts w:eastAsia="Calibri" w:cs="Calibri" w:ascii="Times New Roman" w:hAnsi="Times New Roman"/>
                  <w:color w:val="000000"/>
                  <w:sz w:val="24"/>
                  <w:szCs w:val="24"/>
                  <w:lang w:eastAsia="ru-RU"/>
                </w:rPr>
                <w:t>Debian GNU/Linux 10</w:t>
              </w:r>
            </w:ins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Кодовое имя сборки Linux: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19" w:author="&lt;анонимный&gt;" w:date="2023-09-27T16:02:50Z"/>
                <w:sz w:val="24"/>
                <w:szCs w:val="24"/>
              </w:rPr>
            </w:pPr>
            <w:ins w:id="18" w:author="&lt;анонимный&gt;" w:date="2023-09-27T16:02:50Z">
              <w:r>
                <w:rPr>
                  <w:rFonts w:eastAsia="Calibri" w:cs="Calibri" w:ascii="Times New Roman" w:hAnsi="Times New Roman"/>
                  <w:color w:val="000000"/>
                  <w:sz w:val="24"/>
                  <w:szCs w:val="24"/>
                  <w:lang w:eastAsia="ru-RU"/>
                </w:rPr>
                <w:t>lsb_release -a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20" w:author="&lt;анонимный&gt;" w:date="2023-09-27T13:27:07Z">
              <w:r>
                <w:rPr>
                  <w:rFonts w:eastAsia="Calibri" w:cs="Calibri" w:ascii="Times New Roman" w:hAnsi="Times New Roman"/>
                  <w:color w:val="000000"/>
                  <w:sz w:val="24"/>
                  <w:szCs w:val="24"/>
                  <w:lang w:eastAsia="ru-RU"/>
                </w:rPr>
                <w:t>buster</w:t>
              </w:r>
            </w:ins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интерпретатора Python3: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22" w:author="&lt;анонимный&gt;" w:date="2023-09-27T16:03:02Z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21" w:author="&lt;анонимный&gt;" w:date="2023-09-27T16:03:0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python3 --version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23" w:author="&lt;анонимный&gt;" w:date="2023-09-27T13:27:38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Python 3.7.3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FFFFFF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библиотеки rospy: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25" w:author="&lt;анонимный&gt;" w:date="2023-09-27T16:03:06Z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24" w:author="&lt;анонимный&gt;" w:date="2023-09-27T16:03:06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rosversion rospy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26" w:author="&lt;анонимный&gt;" w:date="2023-09-27T13:27:53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1.16.0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Температура процессора в градусах (С):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28" w:author="&lt;анонимный&gt;" w:date="2023-09-27T16:03:18Z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27" w:author="&lt;анонимный&gt;" w:date="2023-09-27T16:03:18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sudo apt-get install lm-sensors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29" w:author="&lt;анонимный&gt;" w:date="2023-09-27T13:31:3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+52.6°C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пакета turtlebro: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31" w:author="&lt;анонимный&gt;" w:date="2023-09-27T16:03:33Z"/>
                <w:sz w:val="24"/>
                <w:szCs w:val="24"/>
              </w:rPr>
            </w:pPr>
            <w:ins w:id="30" w:author="&lt;анонимный&gt;" w:date="2023-09-27T16:03:33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 xml:space="preserve">rosversion turtlebro 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32" w:author="&lt;анонимный&gt;" w:date="2023-09-27T13:31:59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0</w:t>
              </w:r>
            </w:ins>
            <w:ins w:id="33" w:author="&lt;анонимный&gt;" w:date="2023-09-27T13:32:03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.0.1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прошивки микроконтроллера материнской платы: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color w:val="000000"/>
                <w:ins w:id="35" w:author="&lt;анонимный&gt;" w:date="2023-09-27T16:03:46Z"/>
                <w:sz w:val="24"/>
                <w:szCs w:val="24"/>
              </w:rPr>
            </w:pPr>
            <w:ins w:id="34" w:author="&lt;анонимный&gt;" w:date="2023-09-27T16:03:46Z">
              <w:r>
                <w:rPr/>
                <w:t>rosservice call /board_info "request: {}"</w:t>
              </w:r>
            </w:ins>
          </w:p>
          <w:p>
            <w:pPr>
              <w:pStyle w:val="Normal"/>
              <w:spacing w:before="0" w:after="1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/>
              <w:t> </w:t>
            </w:r>
            <w:ins w:id="36" w:author="&lt;анонимный&gt;" w:date="2023-09-27T13:32:55Z">
              <w:r>
                <w:rPr/>
                <w:t>2.0_b23e5c1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Серийный номер системной платы робота (mcu_id):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38" w:author="&lt;анонимный&gt;" w:date="2023-09-27T16:02:25Z"/>
                <w:sz w:val="24"/>
                <w:szCs w:val="24"/>
              </w:rPr>
            </w:pPr>
            <w:ins w:id="37" w:author="&lt;анонимный&gt;" w:date="2023-09-27T16:04:11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rosservice call /board_info "request: {}"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39" w:author="&lt;анонимный&gt;" w:date="2023-09-27T13:33:45Z">
              <w:r>
                <w:rPr>
                  <w:rFonts w:eastAsia="Calibri" w:cs="Calibri" w:ascii="Times New Roman" w:hAnsi="Times New Roman"/>
                  <w:color w:val="000000"/>
                  <w:sz w:val="24"/>
                  <w:szCs w:val="24"/>
                  <w:lang w:eastAsia="ru-RU"/>
                </w:rPr>
                <w:t>001E00303438511434343938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Размер оперативной памяти (Кбайт):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41" w:author="&lt;анонимный&gt;" w:date="2023-09-27T16:02:19Z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40" w:author="&lt;анонимный&gt;" w:date="2023-09-27T16:02:19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free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42" w:author="&lt;анонимный&gt;" w:date="2023-09-27T13:33:54Z">
              <w:r>
                <w:rPr>
                  <w:rFonts w:eastAsia="Calibri" w:cs="Calibri" w:ascii="Times New Roman" w:hAnsi="Times New Roman"/>
                  <w:color w:val="000000"/>
                  <w:sz w:val="24"/>
                  <w:szCs w:val="24"/>
                  <w:lang w:eastAsia="ru-RU"/>
                </w:rPr>
                <w:t>3886104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Текущий часовой пояс на роботе в формате “Time zone:Continent/City (XXX, +XXXX)”: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44" w:author="&lt;анонимный&gt;" w:date="2023-09-27T16:04:23Z"/>
                <w:sz w:val="24"/>
                <w:szCs w:val="24"/>
              </w:rPr>
            </w:pPr>
            <w:ins w:id="43" w:author="&lt;анонимный&gt;" w:date="2023-09-27T16:04:23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timedatectl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45" w:author="&lt;анонимный&gt;" w:date="2023-09-27T13:35:47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Europe/Moscow (MSK, +0300)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Версия образа ОС, установленной на Raspberry Pi: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47" w:author="&lt;анонимный&gt;" w:date="2023-09-27T16:04:37Z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46" w:author="&lt;анонимный&gt;" w:date="2023-09-27T16:04:37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cat /etc/os-release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48" w:author="&lt;анонимный&gt;" w:date="2023-09-27T13:36:43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10 (buster)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Текущая частота подключения робота к сети 2.4 ГГц: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Текущая частота подключения робота к сети 5 ГГц: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49" w:author="&lt;анонимный&gt;" w:date="2023-09-27T16:01:24Z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50" w:author="&lt;анонимный&gt;" w:date="2023-09-27T13:37:5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 xml:space="preserve">5.24 </w:t>
              </w:r>
            </w:ins>
            <w:ins w:id="51" w:author="&lt;анонимный&gt;" w:date="2023-09-27T13:37:5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ГГц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Топики из инструкции к роботу присутствуют на роботе: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53" w:author="&lt;анонимный&gt;" w:date="2023-09-27T16:00:55Z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52" w:author="&lt;анонимный&gt;" w:date="2023-09-27T16:01:18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rostopic list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54" w:author="&lt;анонимный&gt;" w:date="2023-09-27T13:41:03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присутствуют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Камера работоспособна: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56" w:author="&lt;анонимный&gt;" w:date="2023-09-27T16:00:42Z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55" w:author="&lt;анонимный&gt;" w:date="2023-09-27T16:00:4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Проверено через WEB сервис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57" w:author="&lt;анонимный&gt;" w:date="2023-09-27T13:41:10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роботоспособна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Максимальное разрешение камеры (пикселей):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59" w:author="&lt;анонимный&gt;" w:date="2023-09-27T16:00:36Z"/>
                <w:sz w:val="24"/>
                <w:szCs w:val="24"/>
              </w:rPr>
            </w:pPr>
            <w:ins w:id="58" w:author="&lt;анонимный&gt;" w:date="2023-09-27T16:00:36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v4l2-ctl --list-formats-ext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60" w:author="&lt;анонимный&gt;" w:date="2023-09-27T13:48:15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1600x1200</w:t>
              </w:r>
            </w:ins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</w:p>
        </w:tc>
      </w:tr>
      <w:tr>
        <w:trPr>
          <w:trHeight w:val="600" w:hRule="atLeast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Одометрия корректна при проезде робота вперед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61" w:author="&lt;анонимный&gt;" w:date="2023-09-27T13:51:35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корректно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Одометрия корректна при проезде робота назад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62" w:author="&lt;анонимный&gt;" w:date="2023-09-27T13:51:40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корректно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Одометрия корректна при вращении робота вправо</w:t>
            </w:r>
          </w:p>
        </w:tc>
        <w:tc>
          <w:tcPr>
            <w:tcW w:w="4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63" w:author="&lt;анонимный&gt;" w:date="2023-09-27T13:51:4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корректно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Одометрия корректна при вращении робота влево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64" w:author="&lt;анонимный&gt;" w:date="2023-09-27T13:51:45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корректно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Значение напряжения из топика батареи: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66" w:author="&lt;анонимный&gt;" w:date="2023-09-27T16:00:03Z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65" w:author="&lt;анонимный&gt;" w:date="2023-09-27T16:00:03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rostopic echo /bat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ins w:id="67" w:author="&lt;анонимный&gt;" w:date="2023-09-27T16:00:03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15.61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Значение напряжения, измеренное мультиметром: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68" w:author="&lt;анонимный&gt;" w:date="2023-09-27T15:59:50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 xml:space="preserve">Змерение мультиметром </w:t>
              </w:r>
            </w:ins>
            <w:ins w:id="69" w:author="&lt;анонимный&gt;" w:date="2023-09-27T15:17:2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15,65</w:t>
              </w:r>
            </w:ins>
          </w:p>
        </w:tc>
      </w:tr>
      <w:tr>
        <w:trPr>
          <w:trHeight w:val="9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Разница напряжения в показаниях между топиком bat и мультиметром находится в допустимом диапазоне из Акта: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71" w:author="&lt;анонимный&gt;" w:date="2023-09-27T15:58:35Z"/>
                <w:sz w:val="24"/>
                <w:szCs w:val="24"/>
              </w:rPr>
            </w:pPr>
            <w:ins w:id="70" w:author="&lt;анонимный&gt;" w:date="2023-09-27T15:58:35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rostopic echo /bat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ins w:id="73" w:author="&lt;анонимный&gt;" w:date="2023-09-27T15:58:35Z"/>
                <w:sz w:val="24"/>
                <w:szCs w:val="24"/>
              </w:rPr>
            </w:pPr>
            <w:ins w:id="72" w:author="&lt;анонимный&gt;" w:date="2023-09-27T15:58:35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измерение мультиметром</w:t>
              </w:r>
            </w:ins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74" w:author="&lt;анонимный&gt;" w:date="2023-09-27T15:36:0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 xml:space="preserve">Находится </w:t>
              </w:r>
            </w:ins>
            <w:ins w:id="75" w:author="&lt;анонимный&gt;" w:date="2023-09-27T15:38:47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 xml:space="preserve">в  допустимом </w:t>
              </w:r>
            </w:ins>
            <w:ins w:id="76" w:author="&lt;анонимный&gt;" w:date="2023-09-27T15:41:52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  <w:lang w:eastAsia="ru-RU"/>
                </w:rPr>
                <w:t>диапазоне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IMU датчик работает корректно: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77" w:author="&lt;анонимный&gt;" w:date="2023-09-27T13:56:08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  <w:lang w:eastAsia="ru-RU"/>
                </w:rPr>
                <w:t>корректно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Светодиодная подсветка работает: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78" w:author="&lt;анонимный&gt;" w:date="2023-09-27T15:59:18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  <w:lang w:eastAsia="ru-RU"/>
                </w:rPr>
                <w:t>Загружен скетч, откликается на нажате кнопки горением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Кнопки D22-D25 работают: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79" w:author="&lt;анонимный&gt;" w:date="2023-09-27T15:59:37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  <w:lang w:eastAsia="ru-RU"/>
                </w:rPr>
                <w:t>Проверенно через скетч - работает</w:t>
              </w:r>
            </w:ins>
          </w:p>
        </w:tc>
      </w:tr>
      <w:tr>
        <w:trPr>
          <w:trHeight w:val="600" w:hRule="atLeast"/>
        </w:trPr>
        <w:tc>
          <w:tcPr>
            <w:tcW w:w="10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387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Связь контроллера расширения с ROS работает:</w:t>
            </w:r>
          </w:p>
        </w:tc>
        <w:tc>
          <w:tcPr>
            <w:tcW w:w="4690" w:type="dxa"/>
            <w:tcBorders>
              <w:bottom w:val="single" w:sz="4" w:space="0" w:color="000000"/>
              <w:right w:val="single" w:sz="4" w:space="0" w:color="000000"/>
            </w:tcBorders>
            <w:shd w:color="FFFFFF" w:fill="FFFF00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 </w:t>
            </w:r>
            <w:ins w:id="80" w:author="&lt;анонимный&gt;" w:date="2023-09-27T15:57:13Z">
              <w:r>
                <w:rPr>
                  <w:rFonts w:eastAsia="Times New Roman" w:cs="Times New Roman" w:ascii="Times New Roman" w:hAnsi="Times New Roman"/>
                  <w:color w:val="000000"/>
                  <w:sz w:val="24"/>
                  <w:szCs w:val="24"/>
                </w:rPr>
                <w:t>Управлять роботом можем, значит плата подключена</w:t>
              </w:r>
            </w:ins>
          </w:p>
        </w:tc>
      </w:tr>
    </w:tbl>
    <w:p>
      <w:pPr>
        <w:sectPr>
          <w:type w:val="nextPage"/>
          <w:pgSz w:w="11906" w:h="16838"/>
          <w:pgMar w:left="1418" w:right="849" w:header="0" w:top="1134" w:footer="0" w:bottom="1134" w:gutter="0"/>
          <w:pgNumType w:fmt="decimal"/>
          <w:formProt w:val="false"/>
          <w:titlePg/>
          <w:textDirection w:val="lrTb"/>
          <w:docGrid w:type="default" w:linePitch="360" w:charSpace="4096"/>
        </w:sectPr>
      </w:pP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940425" cy="5413375"/>
            <wp:effectExtent l="0" t="0" r="0" b="0"/>
            <wp:docPr id="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1418" w:right="849" w:header="624" w:top="1134" w:footer="170" w:bottom="1134" w:gutter="0"/>
          <w:pgNumType w:start="0"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cs="Times New Roman" w:ascii="Times New Roman" w:hAnsi="Times New Roman"/>
          <w:sz w:val="44"/>
          <w:szCs w:val="44"/>
        </w:rPr>
        <w:t xml:space="preserve">Журнал технического обслуживания сервисного робота </w:t>
      </w:r>
      <w:r>
        <w:rPr>
          <w:rFonts w:cs="Times New Roman" w:ascii="Times New Roman" w:hAnsi="Times New Roman"/>
          <w:sz w:val="44"/>
          <w:szCs w:val="44"/>
          <w:lang w:val="en-US"/>
        </w:rPr>
        <w:t>TurtleBro</w:t>
      </w:r>
    </w:p>
    <w:tbl>
      <w:tblPr>
        <w:tblStyle w:val="a4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70"/>
        <w:gridCol w:w="2560"/>
        <w:gridCol w:w="4215"/>
      </w:tblGrid>
      <w:tr>
        <w:trPr/>
        <w:tc>
          <w:tcPr>
            <w:tcW w:w="2570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Дата и время начала и окончания ремонта (год, месяц, число, часы: минуты)</w:t>
            </w:r>
          </w:p>
        </w:tc>
        <w:tc>
          <w:tcPr>
            <w:tcW w:w="2560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Тип оборудования</w:t>
            </w:r>
          </w:p>
        </w:tc>
        <w:tc>
          <w:tcPr>
            <w:tcW w:w="421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Наименование вида обслуживания (Тестирование работоспособности, устранение неисправностей) и краткое описание работ</w:t>
            </w:r>
          </w:p>
        </w:tc>
      </w:tr>
      <w:tr>
        <w:trPr>
          <w:trHeight w:val="1701" w:hRule="atLeast"/>
        </w:trPr>
        <w:tc>
          <w:tcPr>
            <w:tcW w:w="2570" w:type="dxa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ПРИМЕР: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2023, февраль, 01, 15:13 - 2023, февраль, 01, 16:13</w:t>
            </w:r>
          </w:p>
        </w:tc>
        <w:tc>
          <w:tcPr>
            <w:tcW w:w="2560" w:type="dxa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ПРИМЕР: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Тепловизор</w:t>
            </w:r>
          </w:p>
        </w:tc>
        <w:tc>
          <w:tcPr>
            <w:tcW w:w="4215" w:type="dxa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>ПРИМЕР: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b/>
                <w:bCs/>
                <w:i/>
                <w:iCs/>
                <w:sz w:val="28"/>
                <w:szCs w:val="28"/>
                <w:lang w:eastAsia="ru-RU"/>
              </w:rPr>
              <w:t>Тестирование работоспособности:</w:t>
            </w: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 xml:space="preserve"> проверка работоспособности путем запуска программы для тестирования. Модуль тепловизора не работает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b/>
                <w:bCs/>
                <w:i/>
                <w:iCs/>
                <w:sz w:val="28"/>
                <w:szCs w:val="28"/>
                <w:lang w:eastAsia="ru-RU"/>
              </w:rPr>
              <w:t>Устранение неисправности:</w:t>
            </w: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  <w:t xml:space="preserve"> замена кабеля подключения. Неисправность устранена </w:t>
            </w:r>
          </w:p>
        </w:tc>
      </w:tr>
      <w:tr>
        <w:trPr>
          <w:trHeight w:val="1701" w:hRule="atLeast"/>
        </w:trPr>
        <w:tc>
          <w:tcPr>
            <w:tcW w:w="257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ins w:id="81" w:author="&lt;анонимный&gt;" w:date="2023-09-27T15:39:13Z">
              <w:r>
                <w:rPr>
                  <w:rFonts w:eastAsia="Calibri" w:cs="Calibri" w:ascii="Georgia" w:hAnsi="Georgia"/>
                  <w:sz w:val="28"/>
                  <w:szCs w:val="28"/>
                  <w:lang w:eastAsia="ru-RU"/>
                </w:rPr>
                <w:t>2023, сентябрь, 27, 15:10 — 2023, сентябрь, 27, 15:28</w:t>
              </w:r>
            </w:ins>
          </w:p>
        </w:tc>
        <w:tc>
          <w:tcPr>
            <w:tcW w:w="256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ins w:id="82" w:author="&lt;анонимный&gt;" w:date="2023-09-27T15:39:47Z">
              <w:r>
                <w:rPr>
                  <w:rFonts w:eastAsia="Calibri" w:cs="Calibri" w:ascii="Georgia" w:hAnsi="Georgia"/>
                  <w:sz w:val="28"/>
                  <w:szCs w:val="28"/>
                  <w:lang w:eastAsia="ru-RU"/>
                </w:rPr>
                <w:t>Камера</w:t>
              </w:r>
            </w:ins>
          </w:p>
        </w:tc>
        <w:tc>
          <w:tcPr>
            <w:tcW w:w="4215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ins w:id="83" w:author="&lt;анонимный&gt;" w:date="2023-09-27T15:39:56Z">
              <w:r>
                <w:rPr>
                  <w:rFonts w:eastAsia="Calibri" w:cs="Calibri" w:ascii="Georgia" w:hAnsi="Georgia"/>
                  <w:sz w:val="28"/>
                  <w:szCs w:val="28"/>
                  <w:lang w:eastAsia="ru-RU"/>
                </w:rPr>
                <w:t xml:space="preserve">Тестирование </w:t>
              </w:r>
            </w:ins>
            <w:ins w:id="84" w:author="&lt;анонимный&gt;" w:date="2023-09-27T15:40:01Z">
              <w:r>
                <w:rPr>
                  <w:rFonts w:eastAsia="Calibri" w:cs="Calibri" w:ascii="Georgia" w:hAnsi="Georgia"/>
                  <w:sz w:val="28"/>
                  <w:szCs w:val="28"/>
                  <w:lang w:eastAsia="ru-RU"/>
                </w:rPr>
                <w:t xml:space="preserve">работоспособности:  проверка роботоспособности путем подключения  к  WEB отображению. Камера не работала.  </w:t>
                <w:br/>
                <w:t>Устр</w:t>
              </w:r>
            </w:ins>
            <w:ins w:id="85" w:author="&lt;анонимный&gt;" w:date="2023-09-27T15:41:00Z">
              <w:r>
                <w:rPr>
                  <w:rFonts w:eastAsia="Calibri" w:cs="Calibri" w:ascii="Georgia" w:hAnsi="Georgia"/>
                  <w:sz w:val="28"/>
                  <w:szCs w:val="28"/>
                  <w:lang w:eastAsia="ru-RU"/>
                </w:rPr>
                <w:t xml:space="preserve">анение неисправности: Подключение кабеля камеры. </w:t>
              </w:r>
            </w:ins>
          </w:p>
        </w:tc>
      </w:tr>
      <w:tr>
        <w:trPr>
          <w:trHeight w:val="1701" w:hRule="atLeast"/>
        </w:trPr>
        <w:tc>
          <w:tcPr>
            <w:tcW w:w="257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  <w:tc>
          <w:tcPr>
            <w:tcW w:w="256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  <w:tc>
          <w:tcPr>
            <w:tcW w:w="4215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</w:tr>
      <w:tr>
        <w:trPr>
          <w:trHeight w:val="1701" w:hRule="atLeast"/>
        </w:trPr>
        <w:tc>
          <w:tcPr>
            <w:tcW w:w="257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  <w:tc>
          <w:tcPr>
            <w:tcW w:w="2560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  <w:tc>
          <w:tcPr>
            <w:tcW w:w="4215" w:type="dxa"/>
            <w:tcBorders/>
            <w:shd w:color="auto" w:fill="FFF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Georgia" w:hAnsi="Georgia"/>
                <w:sz w:val="28"/>
                <w:szCs w:val="28"/>
              </w:rPr>
            </w:pPr>
            <w:r>
              <w:rPr>
                <w:rFonts w:eastAsia="Calibri" w:cs="Calibri" w:ascii="Georgia" w:hAnsi="Georgia"/>
                <w:sz w:val="28"/>
                <w:szCs w:val="28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/>
      </w:r>
    </w:p>
    <w:p>
      <w:pPr>
        <w:pStyle w:val="Normal"/>
        <w:spacing w:before="0" w:after="160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701" w:right="850" w:header="708" w:top="1134" w:footer="708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spacing w:beforeAutospacing="1" w:afterAutospacing="1"/>
      <w:rPr>
        <w:rFonts w:ascii="Times New Roman" w:hAnsi="Times New Roman" w:cs="Times New Roman"/>
        <w:szCs w:val="18"/>
      </w:rPr>
    </w:pPr>
    <w:r>
      <w:rPr>
        <w:rFonts w:cs="Times New Roman" w:ascii="Times New Roman" w:hAnsi="Times New Roman"/>
        <w:szCs w:val="18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rPr/>
    </w:pPr>
    <w:r>
      <w:rPr/>
      <w:drawing>
        <wp:anchor behindDoc="1" distT="0" distB="0" distL="114300" distR="114300" simplePos="0" locked="0" layoutInCell="1" allowOverlap="1" relativeHeight="2">
          <wp:simplePos x="0" y="0"/>
          <wp:positionH relativeFrom="margin">
            <wp:posOffset>8220710</wp:posOffset>
          </wp:positionH>
          <wp:positionV relativeFrom="margin">
            <wp:posOffset>-975995</wp:posOffset>
          </wp:positionV>
          <wp:extent cx="1624330" cy="741680"/>
          <wp:effectExtent l="0" t="0" r="0" b="0"/>
          <wp:wrapSquare wrapText="bothSides"/>
          <wp:docPr id="2" name="Рисунок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24330" cy="741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rPr/>
    </w:pPr>
    <w:r>
      <w:rPr/>
    </w:r>
  </w:p>
  <w:p>
    <w:pPr>
      <w:pStyle w:val="Style2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6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trackRevision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a7ae7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5"/>
    <w:uiPriority w:val="99"/>
    <w:qFormat/>
    <w:rsid w:val="002a7ae7"/>
    <w:rPr>
      <w:rFonts w:ascii="Calibri" w:hAnsi="Calibri" w:eastAsia="Calibri" w:cs="Calibri"/>
      <w:lang w:eastAsia="ru-RU"/>
    </w:rPr>
  </w:style>
  <w:style w:type="character" w:styleId="Style15" w:customStyle="1">
    <w:name w:val="Нижний колонтитул Знак"/>
    <w:basedOn w:val="DefaultParagraphFont"/>
    <w:link w:val="a7"/>
    <w:uiPriority w:val="99"/>
    <w:qFormat/>
    <w:rsid w:val="002a7ae7"/>
    <w:rPr>
      <w:rFonts w:ascii="Calibri" w:hAnsi="Calibri" w:eastAsia="Calibri" w:cs="Calibri"/>
      <w:lang w:eastAsia="ru-RU"/>
    </w:rPr>
  </w:style>
  <w:style w:type="character" w:styleId="Style16" w:customStyle="1">
    <w:name w:val="АктПриемки Знак"/>
    <w:basedOn w:val="DefaultParagraphFont"/>
    <w:link w:val="a9"/>
    <w:qFormat/>
    <w:rsid w:val="002a7ae7"/>
    <w:rPr>
      <w:rFonts w:ascii="Times New Roman" w:hAnsi="Times New Roman"/>
      <w:sz w:val="28"/>
    </w:rPr>
  </w:style>
  <w:style w:type="character" w:styleId="Style17">
    <w:name w:val="Символ нумерации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a7ae7"/>
    <w:pPr>
      <w:spacing w:before="0" w:after="160"/>
      <w:ind w:left="720" w:hanging="0"/>
      <w:contextualSpacing/>
    </w:pPr>
    <w:rPr/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6"/>
    <w:uiPriority w:val="99"/>
    <w:unhideWhenUsed/>
    <w:rsid w:val="002a7ae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a8"/>
    <w:uiPriority w:val="99"/>
    <w:unhideWhenUsed/>
    <w:rsid w:val="002a7ae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 w:customStyle="1">
    <w:name w:val="АктПриемки"/>
    <w:link w:val="aa"/>
    <w:qFormat/>
    <w:rsid w:val="002a7ae7"/>
    <w:pPr>
      <w:widowControl/>
      <w:bidi w:val="0"/>
      <w:spacing w:lineRule="auto" w:line="360" w:before="0" w:after="0"/>
      <w:contextualSpacing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Style27">
    <w:name w:val="Содержимое врезки"/>
    <w:basedOn w:val="Normal"/>
    <w:qFormat/>
    <w:pPr/>
    <w:rPr/>
  </w:style>
  <w:style w:type="paragraph" w:styleId="Style28">
    <w:name w:val="Содержимое таблицы"/>
    <w:basedOn w:val="Normal"/>
    <w:qFormat/>
    <w:pPr>
      <w:suppressLineNumbers/>
    </w:pPr>
    <w:rPr/>
  </w:style>
  <w:style w:type="paragraph" w:styleId="Style29">
    <w:name w:val="Заголовок таблицы"/>
    <w:basedOn w:val="Style28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2a7ae7"/>
    <w:pPr>
      <w:spacing w:after="0" w:line="240" w:lineRule="auto"/>
    </w:pPr>
    <w:rPr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LibreOffice/6.4.7.2$Linux_X86_64 LibreOffice_project/40$Build-2</Application>
  <Pages>7</Pages>
  <Words>813</Words>
  <Characters>5559</Characters>
  <CharactersWithSpaces>6816</CharactersWithSpaces>
  <Paragraphs>295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2023-09-27T04:48:00Z</dcterms:created>
  <dc:creator>Крайников Александр Николаевич</dc:creator>
  <dc:description/>
  <dc:language>ru-RU</dc:language>
  <cp:lastModifiedBy/>
  <dcterms:modified xsi:type="dcterms:W3CDTF">2023-09-27T16:05:04Z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